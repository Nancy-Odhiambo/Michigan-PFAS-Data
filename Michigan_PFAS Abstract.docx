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F3DE0" w14:textId="15984BA5" w:rsidR="009F2313" w:rsidRPr="004C6D60" w:rsidRDefault="009F2313" w:rsidP="009F2313">
      <w:pPr>
        <w:pStyle w:val="NormalWeb"/>
        <w:spacing w:line="480" w:lineRule="auto"/>
        <w:jc w:val="center"/>
        <w:rPr>
          <w:b/>
          <w:bCs/>
        </w:rPr>
      </w:pPr>
      <w:r w:rsidRPr="3EF3D8B1">
        <w:rPr>
          <w:b/>
          <w:bCs/>
        </w:rPr>
        <w:t>Facilitating Public Access to Water Contamination Data and Hazard Analysis</w:t>
      </w:r>
    </w:p>
    <w:p w14:paraId="78659F86" w14:textId="77777777" w:rsidR="009F2313" w:rsidRPr="004C6D60" w:rsidRDefault="009F2313" w:rsidP="009F2313">
      <w:pPr>
        <w:pStyle w:val="NormalWeb"/>
        <w:spacing w:line="480" w:lineRule="auto"/>
        <w:jc w:val="center"/>
      </w:pPr>
      <w:r w:rsidRPr="004C6D60">
        <w:t>Nancy Odhiambo</w:t>
      </w:r>
    </w:p>
    <w:p w14:paraId="6DA5E01F" w14:textId="77777777" w:rsidR="009F2313" w:rsidRPr="004C6D60" w:rsidRDefault="009F2313" w:rsidP="009F2313">
      <w:pPr>
        <w:pStyle w:val="NormalWeb"/>
        <w:spacing w:line="480" w:lineRule="auto"/>
        <w:jc w:val="center"/>
        <w:rPr>
          <w:b/>
          <w:bCs/>
        </w:rPr>
      </w:pPr>
      <w:r w:rsidRPr="004C6D60">
        <w:rPr>
          <w:b/>
          <w:bCs/>
        </w:rPr>
        <w:t>Grand Valley State University</w:t>
      </w:r>
    </w:p>
    <w:p w14:paraId="0F93FCA0" w14:textId="77777777" w:rsidR="009F2313" w:rsidRPr="004C6D60" w:rsidRDefault="009F2313" w:rsidP="009F2313">
      <w:pPr>
        <w:pStyle w:val="NormalWeb"/>
        <w:spacing w:line="480" w:lineRule="auto"/>
        <w:jc w:val="center"/>
        <w:rPr>
          <w:b/>
          <w:bCs/>
        </w:rPr>
      </w:pPr>
      <w:r w:rsidRPr="004C6D60">
        <w:rPr>
          <w:b/>
          <w:bCs/>
        </w:rPr>
        <w:t>Abstract</w:t>
      </w:r>
    </w:p>
    <w:p w14:paraId="3FFEA535" w14:textId="4D524DAB" w:rsidR="009F2313" w:rsidRPr="004C6D60" w:rsidRDefault="009F2313" w:rsidP="15C036FB">
      <w:pPr>
        <w:spacing w:line="276" w:lineRule="auto"/>
        <w:rPr>
          <w:rFonts w:ascii="Aptos" w:eastAsia="Aptos" w:hAnsi="Aptos" w:cs="Aptos"/>
          <w:color w:val="000000" w:themeColor="text1"/>
        </w:rPr>
      </w:pPr>
      <w:r w:rsidRPr="004C6D60">
        <w:rPr>
          <w:rFonts w:ascii="Times New Roman" w:hAnsi="Times New Roman" w:cs="Times New Roman"/>
        </w:rPr>
        <w:t>Per- and polyfluoroalkyl substances (PFAS) are ubiquitous "forever chemicals" originating from industrial manufacturing, firefighting foams, and consumer products</w:t>
      </w:r>
      <w:r>
        <w:rPr>
          <w:rFonts w:ascii="Times New Roman" w:hAnsi="Times New Roman" w:cs="Times New Roman"/>
        </w:rPr>
        <w:t>.</w:t>
      </w:r>
      <w:r w:rsidRPr="004C6D60">
        <w:rPr>
          <w:rFonts w:ascii="Times New Roman" w:hAnsi="Times New Roman" w:cs="Times New Roman"/>
        </w:rPr>
        <w:t xml:space="preserve"> PFAS contamination in drinking water </w:t>
      </w:r>
      <w:r w:rsidR="49220C99" w:rsidRPr="004C6D60">
        <w:rPr>
          <w:rFonts w:ascii="Times New Roman" w:hAnsi="Times New Roman" w:cs="Times New Roman"/>
        </w:rPr>
        <w:t>can</w:t>
      </w:r>
      <w:r w:rsidRPr="004C6D60">
        <w:rPr>
          <w:rFonts w:ascii="Times New Roman" w:hAnsi="Times New Roman" w:cs="Times New Roman"/>
        </w:rPr>
        <w:t xml:space="preserve"> lead to significant bioaccumulation</w:t>
      </w:r>
      <w:commentRangeStart w:id="0"/>
      <w:r w:rsidR="091E3246" w:rsidRPr="004C6D60">
        <w:rPr>
          <w:rFonts w:ascii="Times New Roman" w:hAnsi="Times New Roman" w:cs="Times New Roman"/>
        </w:rPr>
        <w:t>,</w:t>
      </w:r>
      <w:r w:rsidR="3ADABEBB" w:rsidRPr="004C6D60">
        <w:rPr>
          <w:rFonts w:ascii="Times New Roman" w:hAnsi="Times New Roman" w:cs="Times New Roman"/>
        </w:rPr>
        <w:t xml:space="preserve"> which</w:t>
      </w:r>
      <w:r w:rsidRPr="004C6D60">
        <w:rPr>
          <w:rFonts w:ascii="Times New Roman" w:hAnsi="Times New Roman" w:cs="Times New Roman"/>
        </w:rPr>
        <w:t xml:space="preserve"> has known adverse health effects such as increased cancer risks, altered thyroid hormone levels, and diminished antibody responses to</w:t>
      </w:r>
      <w:commentRangeEnd w:id="0"/>
      <w:r w:rsidRPr="004C6D60">
        <w:rPr>
          <w:rStyle w:val="CommentReference"/>
          <w:rFonts w:ascii="Times New Roman" w:hAnsi="Times New Roman" w:cs="Times New Roman"/>
          <w:sz w:val="24"/>
          <w:szCs w:val="24"/>
        </w:rPr>
        <w:commentReference w:id="0"/>
      </w:r>
      <w:r w:rsidRPr="004C6D60">
        <w:rPr>
          <w:rFonts w:ascii="Times New Roman" w:hAnsi="Times New Roman" w:cs="Times New Roman"/>
        </w:rPr>
        <w:t xml:space="preserve"> vaccinations. I</w:t>
      </w:r>
      <w:r w:rsidRPr="004C6D60">
        <w:rPr>
          <w:rFonts w:ascii="Times New Roman" w:hAnsi="Times New Roman" w:cs="Times New Roman"/>
          <w:kern w:val="0"/>
        </w:rPr>
        <w:t>mproved understanding of and easier access to data on</w:t>
      </w:r>
      <w:r w:rsidRPr="004C6D60">
        <w:rPr>
          <w:rFonts w:ascii="Times New Roman" w:hAnsi="Times New Roman" w:cs="Times New Roman"/>
        </w:rPr>
        <w:t xml:space="preserve"> PFAS pollution in public drinking water is </w:t>
      </w:r>
      <w:r w:rsidR="19D145C8" w:rsidRPr="004C6D60">
        <w:rPr>
          <w:rFonts w:ascii="Times New Roman" w:hAnsi="Times New Roman" w:cs="Times New Roman"/>
        </w:rPr>
        <w:t xml:space="preserve">important </w:t>
      </w:r>
      <w:r w:rsidR="01987EF5" w:rsidRPr="004C6D60">
        <w:rPr>
          <w:rFonts w:ascii="Times New Roman" w:hAnsi="Times New Roman" w:cs="Times New Roman"/>
        </w:rPr>
        <w:t xml:space="preserve">to </w:t>
      </w:r>
      <w:r w:rsidR="1F11178B" w:rsidRPr="004C6D60">
        <w:rPr>
          <w:rFonts w:ascii="Times New Roman" w:hAnsi="Times New Roman" w:cs="Times New Roman"/>
          <w:kern w:val="0"/>
        </w:rPr>
        <w:t xml:space="preserve">support </w:t>
      </w:r>
      <w:r w:rsidRPr="004C6D60">
        <w:rPr>
          <w:rFonts w:ascii="Times New Roman" w:hAnsi="Times New Roman" w:cs="Times New Roman"/>
          <w:kern w:val="0"/>
        </w:rPr>
        <w:t xml:space="preserve">public health research and </w:t>
      </w:r>
      <w:r w:rsidR="764B6FFE" w:rsidRPr="004C6D60">
        <w:rPr>
          <w:rFonts w:ascii="Times New Roman" w:hAnsi="Times New Roman" w:cs="Times New Roman"/>
          <w:kern w:val="0"/>
        </w:rPr>
        <w:t xml:space="preserve">keep </w:t>
      </w:r>
      <w:r w:rsidRPr="004C6D60">
        <w:rPr>
          <w:rFonts w:ascii="Times New Roman" w:hAnsi="Times New Roman" w:cs="Times New Roman"/>
          <w:kern w:val="0"/>
        </w:rPr>
        <w:t>the public informed.</w:t>
      </w:r>
      <w:r w:rsidRPr="004C6D60">
        <w:rPr>
          <w:rFonts w:ascii="Times New Roman" w:hAnsi="Times New Roman" w:cs="Times New Roman"/>
        </w:rPr>
        <w:t xml:space="preserve">  To address this need, we developed an interactive </w:t>
      </w:r>
      <w:r w:rsidR="277D3C6B" w:rsidRPr="004C6D60">
        <w:rPr>
          <w:rFonts w:ascii="Times New Roman" w:hAnsi="Times New Roman" w:cs="Times New Roman"/>
        </w:rPr>
        <w:t xml:space="preserve">dashboard </w:t>
      </w:r>
      <w:r w:rsidRPr="004C6D60">
        <w:rPr>
          <w:rFonts w:ascii="Times New Roman" w:hAnsi="Times New Roman" w:cs="Times New Roman"/>
        </w:rPr>
        <w:t>built with R and Quarto</w:t>
      </w:r>
      <w:del w:id="1" w:author="Andrew DiLernia" w:date="2026-02-24T16:57:00Z" w16du:dateUtc="2026-02-24T16:57:28Z">
        <w:r w:rsidRPr="674577CF" w:rsidDel="009F2313">
          <w:rPr>
            <w:rFonts w:ascii="Times New Roman" w:hAnsi="Times New Roman" w:cs="Times New Roman"/>
          </w:rPr>
          <w:delText>. It integrates disparate</w:delText>
        </w:r>
      </w:del>
      <w:r w:rsidR="14419122" w:rsidRPr="674577CF">
        <w:rPr>
          <w:rFonts w:ascii="Times New Roman" w:hAnsi="Times New Roman" w:cs="Times New Roman"/>
        </w:rPr>
        <w:t xml:space="preserve"> that integrates </w:t>
      </w:r>
      <w:r w:rsidR="15486210" w:rsidRPr="674577CF">
        <w:rPr>
          <w:rFonts w:ascii="Times New Roman" w:hAnsi="Times New Roman" w:cs="Times New Roman"/>
        </w:rPr>
        <w:t xml:space="preserve">and summarizes </w:t>
      </w:r>
      <w:r w:rsidR="14419122" w:rsidRPr="674577CF">
        <w:rPr>
          <w:rFonts w:ascii="Times New Roman" w:hAnsi="Times New Roman" w:cs="Times New Roman"/>
        </w:rPr>
        <w:t>multiple</w:t>
      </w:r>
      <w:r w:rsidRPr="004C6D60">
        <w:rPr>
          <w:rFonts w:ascii="Times New Roman" w:hAnsi="Times New Roman" w:cs="Times New Roman"/>
        </w:rPr>
        <w:t xml:space="preserve"> </w:t>
      </w:r>
      <w:r w:rsidR="2911BDB5" w:rsidRPr="674577CF">
        <w:rPr>
          <w:rFonts w:ascii="Times New Roman" w:hAnsi="Times New Roman" w:cs="Times New Roman"/>
        </w:rPr>
        <w:t xml:space="preserve">PFAS contamination </w:t>
      </w:r>
      <w:r w:rsidRPr="004C6D60">
        <w:rPr>
          <w:rFonts w:ascii="Times New Roman" w:hAnsi="Times New Roman" w:cs="Times New Roman"/>
        </w:rPr>
        <w:t xml:space="preserve">datasets </w:t>
      </w:r>
      <w:r w:rsidR="2841B069" w:rsidRPr="674577CF">
        <w:rPr>
          <w:rFonts w:ascii="Times New Roman" w:hAnsi="Times New Roman" w:cs="Times New Roman"/>
        </w:rPr>
        <w:t xml:space="preserve">from the state of Michigan </w:t>
      </w:r>
      <w:r w:rsidRPr="004C6D60">
        <w:rPr>
          <w:rFonts w:ascii="Times New Roman" w:hAnsi="Times New Roman" w:cs="Times New Roman"/>
        </w:rPr>
        <w:t xml:space="preserve">into a user-friendly interface. </w:t>
      </w:r>
      <w:del w:id="2" w:author="Andrew DiLernia" w:date="2026-02-24T17:14:00Z" w16du:dateUtc="2026-02-24T17:14:48Z">
        <w:r w:rsidRPr="674577CF" w:rsidDel="009F2313">
          <w:rPr>
            <w:rFonts w:ascii="Times New Roman" w:hAnsi="Times New Roman" w:cs="Times New Roman"/>
          </w:rPr>
          <w:delText xml:space="preserve">An important metric regarding the health impacts of PFAS pollution is the hazard index, which </w:delText>
        </w:r>
      </w:del>
      <w:del w:id="3" w:author="Andrew DiLernia" w:date="2026-02-24T17:01:00Z" w16du:dateUtc="2026-02-24T17:01:16Z">
        <w:r w:rsidRPr="674577CF" w:rsidDel="009F2313">
          <w:rPr>
            <w:rFonts w:ascii="Times New Roman" w:hAnsi="Times New Roman" w:cs="Times New Roman"/>
          </w:rPr>
          <w:delText>aggregates the cumulative health effects of harmful</w:delText>
        </w:r>
      </w:del>
      <w:del w:id="4" w:author="Andrew DiLernia" w:date="2026-02-24T17:14:00Z" w16du:dateUtc="2026-02-24T17:14:48Z">
        <w:r w:rsidRPr="674577CF" w:rsidDel="009F2313">
          <w:rPr>
            <w:rFonts w:ascii="Times New Roman" w:hAnsi="Times New Roman" w:cs="Times New Roman"/>
          </w:rPr>
          <w:delText xml:space="preserve"> PFAS analytes in drinking water. By highlighting spatial pollution patterns through interactive mapping and analyte decomposition, the dashboard facilitates improved data access, supporting both public awareness and evidence-based policy research.</w:delText>
        </w:r>
      </w:del>
      <w:r w:rsidR="10AB93C2" w:rsidRPr="674577CF">
        <w:rPr>
          <w:rFonts w:ascii="Aptos" w:eastAsia="Aptos" w:hAnsi="Aptos" w:cs="Aptos"/>
          <w:color w:val="000000" w:themeColor="text1"/>
        </w:rPr>
        <w:t xml:space="preserve"> The dashboard provides interactive visualizations and tables summarizing patterns in PFAS pollution throughout the state of Michigan. Additionally, a primary focus of the dashboard is summarizing </w:t>
      </w:r>
      <w:r w:rsidR="10AB93C2" w:rsidRPr="674577CF">
        <w:rPr>
          <w:rFonts w:ascii="Aptos" w:eastAsia="Aptos" w:hAnsi="Aptos" w:cs="Aptos"/>
        </w:rPr>
        <w:t xml:space="preserve">the impacts of PFAS pollution using the hazard index, </w:t>
      </w:r>
      <w:r w:rsidR="10AB93C2" w:rsidRPr="674577CF">
        <w:rPr>
          <w:rFonts w:ascii="Aptos" w:eastAsia="Aptos" w:hAnsi="Aptos" w:cs="Aptos"/>
          <w:color w:val="000000" w:themeColor="text1"/>
        </w:rPr>
        <w:t>which describes the aggregate health risks of</w:t>
      </w:r>
      <w:r w:rsidR="10AB93C2" w:rsidRPr="674577CF">
        <w:rPr>
          <w:rFonts w:ascii="Aptos" w:eastAsia="Aptos" w:hAnsi="Aptos" w:cs="Aptos"/>
        </w:rPr>
        <w:t xml:space="preserve"> PFAS </w:t>
      </w:r>
      <w:r w:rsidR="10AB93C2" w:rsidRPr="674577CF">
        <w:rPr>
          <w:rFonts w:ascii="Aptos" w:eastAsia="Aptos" w:hAnsi="Aptos" w:cs="Aptos"/>
          <w:color w:val="000000" w:themeColor="text1"/>
        </w:rPr>
        <w:t>analytes in drinking water.</w:t>
      </w:r>
      <w:r w:rsidR="10AB93C2" w:rsidRPr="674577CF">
        <w:rPr>
          <w:rFonts w:ascii="Aptos" w:eastAsia="Aptos" w:hAnsi="Aptos" w:cs="Aptos"/>
        </w:rPr>
        <w:t xml:space="preserve"> Overall, the dashboard facilitates improved data access and understanding, supporting public awareness and evidence-based policy research.</w:t>
      </w:r>
    </w:p>
    <w:p w14:paraId="3B4F473D" w14:textId="154B3403" w:rsidR="009F2313" w:rsidRPr="004C6D60" w:rsidRDefault="009F2313" w:rsidP="009F2313">
      <w:pPr>
        <w:spacing w:after="0" w:line="480" w:lineRule="auto"/>
        <w:rPr>
          <w:rFonts w:ascii="Times New Roman" w:hAnsi="Times New Roman" w:cs="Times New Roman"/>
        </w:rPr>
      </w:pPr>
    </w:p>
    <w:p w14:paraId="4C60BFA8" w14:textId="08C73454" w:rsidR="00FC7C78" w:rsidRPr="009F2313" w:rsidRDefault="00FC7C78" w:rsidP="009F2313"/>
    <w:sectPr w:rsidR="00FC7C78" w:rsidRPr="009F23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drew DiLernia" w:date="2026-02-18T10:50:00Z" w:initials="AD">
    <w:p w14:paraId="6B6CC314" w14:textId="77777777" w:rsidR="009F2313" w:rsidRDefault="009F2313" w:rsidP="008A143F">
      <w:r>
        <w:rPr>
          <w:rStyle w:val="CommentReference"/>
        </w:rPr>
        <w:annotationRef/>
      </w:r>
      <w:r>
        <w:rPr>
          <w:sz w:val="20"/>
          <w:szCs w:val="20"/>
        </w:rPr>
        <w:t xml:space="preserve">This is a great level of detail and background for the Introduction section to the eventual paper. For the abstract, let's condense this to indicate how PFAS accumulation in the body has known adverse health effects such as increased cancer risk, ..., etc.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6CC31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EBB29A" w16cex:dateUtc="2026-02-18T15:50:00Z">
    <w16cex:extLst>
      <w16:ext w16:uri="{CE6994B0-6A32-4C9F-8C6B-6E91EDA988CE}">
        <cr:reactions xmlns:cr="http://schemas.microsoft.com/office/comments/2020/reactions">
          <cr:reaction reactionType="1">
            <cr:reactionInfo dateUtc="2026-02-23T15:07:41Z">
              <cr:user userId="S::ODHIAMBN@mail.gvsu.edu::9fd03ea9-f642-46ed-82e0-72dc91a725bc" userProvider="AD" userName="Nancy A. Odhiambo"/>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6CC314" w16cid:durableId="62EBB29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w DiLernia">
    <w15:presenceInfo w15:providerId="AD" w15:userId="S::dilerand@gvsu.edu::6993dd7b-424e-4b96-8fdb-0f9c52acae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52F"/>
    <w:rsid w:val="00141554"/>
    <w:rsid w:val="0015374B"/>
    <w:rsid w:val="001B635E"/>
    <w:rsid w:val="002047CD"/>
    <w:rsid w:val="00220E30"/>
    <w:rsid w:val="00250C50"/>
    <w:rsid w:val="00254CB4"/>
    <w:rsid w:val="00287A5E"/>
    <w:rsid w:val="002A4E0E"/>
    <w:rsid w:val="003457D6"/>
    <w:rsid w:val="00470BDD"/>
    <w:rsid w:val="004F261D"/>
    <w:rsid w:val="0059181A"/>
    <w:rsid w:val="005D0825"/>
    <w:rsid w:val="00681B78"/>
    <w:rsid w:val="006E68E8"/>
    <w:rsid w:val="00727634"/>
    <w:rsid w:val="007F6CAC"/>
    <w:rsid w:val="00835257"/>
    <w:rsid w:val="008A143F"/>
    <w:rsid w:val="009154B5"/>
    <w:rsid w:val="009848A9"/>
    <w:rsid w:val="009B2ECC"/>
    <w:rsid w:val="009F2313"/>
    <w:rsid w:val="00A1663F"/>
    <w:rsid w:val="00A16D2B"/>
    <w:rsid w:val="00B1052F"/>
    <w:rsid w:val="00B54DDD"/>
    <w:rsid w:val="00BA6527"/>
    <w:rsid w:val="00C14337"/>
    <w:rsid w:val="00CD522F"/>
    <w:rsid w:val="00D434A1"/>
    <w:rsid w:val="00D91257"/>
    <w:rsid w:val="00DF2D8A"/>
    <w:rsid w:val="00E920F4"/>
    <w:rsid w:val="00EB7610"/>
    <w:rsid w:val="00FC7C78"/>
    <w:rsid w:val="01987EF5"/>
    <w:rsid w:val="03233188"/>
    <w:rsid w:val="057E1869"/>
    <w:rsid w:val="091E3246"/>
    <w:rsid w:val="0CD33BD5"/>
    <w:rsid w:val="0D93291D"/>
    <w:rsid w:val="0DE086BC"/>
    <w:rsid w:val="0DE3F299"/>
    <w:rsid w:val="104593FD"/>
    <w:rsid w:val="10AB93C2"/>
    <w:rsid w:val="14419122"/>
    <w:rsid w:val="15486210"/>
    <w:rsid w:val="15C036FB"/>
    <w:rsid w:val="19D145C8"/>
    <w:rsid w:val="1F11178B"/>
    <w:rsid w:val="277D3C6B"/>
    <w:rsid w:val="2841B069"/>
    <w:rsid w:val="2911BDB5"/>
    <w:rsid w:val="2B072155"/>
    <w:rsid w:val="2BB4161E"/>
    <w:rsid w:val="2C81C8E8"/>
    <w:rsid w:val="2D220671"/>
    <w:rsid w:val="32008646"/>
    <w:rsid w:val="3ADABEBB"/>
    <w:rsid w:val="3EF3D8B1"/>
    <w:rsid w:val="48D65FF5"/>
    <w:rsid w:val="49220C99"/>
    <w:rsid w:val="4BBEDD03"/>
    <w:rsid w:val="4BC61C1F"/>
    <w:rsid w:val="594785F7"/>
    <w:rsid w:val="5E0EDB30"/>
    <w:rsid w:val="61890436"/>
    <w:rsid w:val="64896E85"/>
    <w:rsid w:val="674577CF"/>
    <w:rsid w:val="680EB796"/>
    <w:rsid w:val="6A90F1DE"/>
    <w:rsid w:val="75E6A31B"/>
    <w:rsid w:val="764B6FFE"/>
    <w:rsid w:val="79C91264"/>
    <w:rsid w:val="7D864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30D2BF"/>
  <w15:chartTrackingRefBased/>
  <w15:docId w15:val="{92F8863E-2046-F547-BCB8-98CDB1791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313"/>
  </w:style>
  <w:style w:type="paragraph" w:styleId="Heading1">
    <w:name w:val="heading 1"/>
    <w:basedOn w:val="Normal"/>
    <w:next w:val="Normal"/>
    <w:link w:val="Heading1Char"/>
    <w:uiPriority w:val="9"/>
    <w:qFormat/>
    <w:rsid w:val="00B105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05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05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05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5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5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5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5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5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5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05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05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05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05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05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5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5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52F"/>
    <w:rPr>
      <w:rFonts w:eastAsiaTheme="majorEastAsia" w:cstheme="majorBidi"/>
      <w:color w:val="272727" w:themeColor="text1" w:themeTint="D8"/>
    </w:rPr>
  </w:style>
  <w:style w:type="paragraph" w:styleId="Title">
    <w:name w:val="Title"/>
    <w:basedOn w:val="Normal"/>
    <w:next w:val="Normal"/>
    <w:link w:val="TitleChar"/>
    <w:uiPriority w:val="10"/>
    <w:qFormat/>
    <w:rsid w:val="00B105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5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5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5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52F"/>
    <w:pPr>
      <w:spacing w:before="160"/>
      <w:jc w:val="center"/>
    </w:pPr>
    <w:rPr>
      <w:i/>
      <w:iCs/>
      <w:color w:val="404040" w:themeColor="text1" w:themeTint="BF"/>
    </w:rPr>
  </w:style>
  <w:style w:type="character" w:customStyle="1" w:styleId="QuoteChar">
    <w:name w:val="Quote Char"/>
    <w:basedOn w:val="DefaultParagraphFont"/>
    <w:link w:val="Quote"/>
    <w:uiPriority w:val="29"/>
    <w:rsid w:val="00B1052F"/>
    <w:rPr>
      <w:i/>
      <w:iCs/>
      <w:color w:val="404040" w:themeColor="text1" w:themeTint="BF"/>
    </w:rPr>
  </w:style>
  <w:style w:type="paragraph" w:styleId="ListParagraph">
    <w:name w:val="List Paragraph"/>
    <w:basedOn w:val="Normal"/>
    <w:uiPriority w:val="34"/>
    <w:qFormat/>
    <w:rsid w:val="00B1052F"/>
    <w:pPr>
      <w:ind w:left="720"/>
      <w:contextualSpacing/>
    </w:pPr>
  </w:style>
  <w:style w:type="character" w:styleId="IntenseEmphasis">
    <w:name w:val="Intense Emphasis"/>
    <w:basedOn w:val="DefaultParagraphFont"/>
    <w:uiPriority w:val="21"/>
    <w:qFormat/>
    <w:rsid w:val="00B1052F"/>
    <w:rPr>
      <w:i/>
      <w:iCs/>
      <w:color w:val="0F4761" w:themeColor="accent1" w:themeShade="BF"/>
    </w:rPr>
  </w:style>
  <w:style w:type="paragraph" w:styleId="IntenseQuote">
    <w:name w:val="Intense Quote"/>
    <w:basedOn w:val="Normal"/>
    <w:next w:val="Normal"/>
    <w:link w:val="IntenseQuoteChar"/>
    <w:uiPriority w:val="30"/>
    <w:qFormat/>
    <w:rsid w:val="00B105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052F"/>
    <w:rPr>
      <w:i/>
      <w:iCs/>
      <w:color w:val="0F4761" w:themeColor="accent1" w:themeShade="BF"/>
    </w:rPr>
  </w:style>
  <w:style w:type="character" w:styleId="IntenseReference">
    <w:name w:val="Intense Reference"/>
    <w:basedOn w:val="DefaultParagraphFont"/>
    <w:uiPriority w:val="32"/>
    <w:qFormat/>
    <w:rsid w:val="00B1052F"/>
    <w:rPr>
      <w:b/>
      <w:bCs/>
      <w:smallCaps/>
      <w:color w:val="0F4761" w:themeColor="accent1" w:themeShade="BF"/>
      <w:spacing w:val="5"/>
    </w:rPr>
  </w:style>
  <w:style w:type="paragraph" w:styleId="NormalWeb">
    <w:name w:val="Normal (Web)"/>
    <w:basedOn w:val="Normal"/>
    <w:uiPriority w:val="99"/>
    <w:unhideWhenUsed/>
    <w:rsid w:val="00A1663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8A143F"/>
    <w:rPr>
      <w:sz w:val="16"/>
      <w:szCs w:val="16"/>
    </w:rPr>
  </w:style>
  <w:style w:type="paragraph" w:styleId="CommentText">
    <w:name w:val="annotation text"/>
    <w:basedOn w:val="Normal"/>
    <w:link w:val="CommentTextChar"/>
    <w:uiPriority w:val="99"/>
    <w:semiHidden/>
    <w:unhideWhenUsed/>
    <w:rsid w:val="008A143F"/>
    <w:pPr>
      <w:spacing w:line="240" w:lineRule="auto"/>
    </w:pPr>
    <w:rPr>
      <w:sz w:val="20"/>
      <w:szCs w:val="20"/>
    </w:rPr>
  </w:style>
  <w:style w:type="character" w:customStyle="1" w:styleId="CommentTextChar">
    <w:name w:val="Comment Text Char"/>
    <w:basedOn w:val="DefaultParagraphFont"/>
    <w:link w:val="CommentText"/>
    <w:uiPriority w:val="99"/>
    <w:semiHidden/>
    <w:rsid w:val="008A143F"/>
    <w:rPr>
      <w:sz w:val="20"/>
      <w:szCs w:val="20"/>
    </w:rPr>
  </w:style>
  <w:style w:type="paragraph" w:styleId="CommentSubject">
    <w:name w:val="annotation subject"/>
    <w:basedOn w:val="CommentText"/>
    <w:next w:val="CommentText"/>
    <w:link w:val="CommentSubjectChar"/>
    <w:uiPriority w:val="99"/>
    <w:semiHidden/>
    <w:unhideWhenUsed/>
    <w:rsid w:val="008A143F"/>
    <w:rPr>
      <w:b/>
      <w:bCs/>
    </w:rPr>
  </w:style>
  <w:style w:type="character" w:customStyle="1" w:styleId="CommentSubjectChar">
    <w:name w:val="Comment Subject Char"/>
    <w:basedOn w:val="CommentTextChar"/>
    <w:link w:val="CommentSubject"/>
    <w:uiPriority w:val="99"/>
    <w:semiHidden/>
    <w:rsid w:val="008A143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244</Words>
  <Characters>1555</Characters>
  <Application>Microsoft Office Word</Application>
  <DocSecurity>0</DocSecurity>
  <Lines>25</Lines>
  <Paragraphs>7</Paragraphs>
  <ScaleCrop>false</ScaleCrop>
  <Company/>
  <LinksUpToDate>false</LinksUpToDate>
  <CharactersWithSpaces>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A. Odhiambo</dc:creator>
  <cp:keywords/>
  <dc:description/>
  <cp:lastModifiedBy>Nancy A. Odhiambo</cp:lastModifiedBy>
  <cp:revision>7</cp:revision>
  <dcterms:created xsi:type="dcterms:W3CDTF">2026-02-23T15:19:00Z</dcterms:created>
  <dcterms:modified xsi:type="dcterms:W3CDTF">2026-02-25T02:14:00Z</dcterms:modified>
</cp:coreProperties>
</file>